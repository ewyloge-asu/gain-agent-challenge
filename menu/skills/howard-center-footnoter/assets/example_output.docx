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 Proposes New Student Fees</w:t>
      </w:r>
    </w:p>
    <w:p>
      <w:r>
        <w:t>Arizona State University has proposed a new $200 annual fee for advanced technology, including artificial intelligence tools.</w:t>
      </w:r>
      <w:r>
        <w:rPr>
          <w:rStyle w:val="FootnoteReference"/>
          <w:vertAlign w:val="superscript"/>
        </w:rPr>
        <w:footnoteReference w:id="1"/>
      </w:r>
    </w:p>
    <w:p>
      <w:commentRangeStart w:id="2"/>
      <w:r>
        <w:t>The fee would apply to both undergraduate and graduate students starting in the 2026-27 academic year.</w:t>
      </w:r>
      <w:commentRangeEnd w:id="2"/>
      <w:r>
        <w:rPr>
          <w:rStyle w:val="CommentReference"/>
        </w:rPr>
        <w:commentReference w:id="2"/>
      </w:r>
      <w:ins w:id="1002" w:author="Claude" w:date="2026-06-25T19:30:00Z">
        <w:r>
          <w:rPr>
            <w:rStyle w:val="FootnoteReference"/>
            <w:vertAlign w:val="superscript"/>
          </w:rPr>
          <w:footnoteReference w:id="2"/>
        </w:r>
      </w:ins>
    </w:p>
    <w:p>
      <w:r>
        <w:t>The proposal was outlined in a March 27, 2026 article by the State Press, the university's student newspaper. According to that article, the budget package also includes 25 new graduate program fees and two increases to existing graduate program fees.</w:t>
      </w:r>
      <w:ins w:id="1004" w:author="Claude" w:date="2026-06-25T19:30:00Z">
        <w:r>
          <w:rPr>
            <w:rStyle w:val="FootnoteReference"/>
            <w:vertAlign w:val="superscript"/>
          </w:rPr>
          <w:footnoteReference w:id="3"/>
        </w:r>
      </w:ins>
      <w:ins w:id="1006" w:author="Claude" w:date="2026-06-25T19:30:00Z">
        <w:r>
          <w:rPr>
            <w:rStyle w:val="FootnoteReference"/>
            <w:vertAlign w:val="superscript"/>
          </w:rPr>
          <w:footnoteReference w:id="4"/>
        </w:r>
      </w:ins>
    </w:p>
    <w:p>
      <w:commentRangeStart w:id="1"/>
      <w:r>
        <w:t>Critics have called the move the largest fee hike in recent ASU history. University spokespeople have not yet responded to requests for comment.</w:t>
      </w:r>
      <w:commentRangeEnd w:id="1"/>
      <w:r>
        <w:rPr>
          <w:rStyle w:val="CommentReference"/>
        </w:rPr>
        <w:commentReference w:id="1"/>
      </w:r>
      <w:ins w:id="1008" w:author="Claude" w:date="2026-06-25T19:30:00Z">
        <w:r>
          <w:rPr>
            <w:rStyle w:val="FootnoteReference"/>
            <w:vertAlign w:val="superscript"/>
          </w:rPr>
          <w:footnoteReference w:id="5"/>
        </w:r>
      </w:ins>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Claude" w:date="2026-06-25T19:30:00Z" w:initials="C">
    <w:p>
      <w:r>
        <w:t xml:space="preserve">[No source found] Searched the reporting folder and three rounds of web queries for evidence that this $200 fee is the 'largest fee hike in recent ASU history.' The reporter notes file (asu_history_notes.md) actually contradicts the claim: it identifies the 2008-09 21% tuition increase as the largest single-year hike. Suggest attributing the superlative to a named critic or removing it.</w:t>
      </w:r>
    </w:p>
  </w:comment>
  <w:comment w:id="2" w:author="Claude" w:date="2026-06-25T19:30:00Z" w:initials="C">
    <w:p>
      <w:r>
        <w:t xml:space="preserve">[Possible out-of-context quoting] The State Press article supports that the fee applies to both undergraduates and graduates, but does NOT explicitly say the fee begins in the 2026-27 academic year. The reporter should confirm the start year directly with the source or the ABOR committee book before publication.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vertAlign w:val="superscript"/>
        </w:rPr>
        <w:footnoteRef/>
      </w:r>
      <w:del w:id="2000" w:author="Claude" w:date="2026-06-25T19:30:00Z">
        <w:r>
          <w:delText xml:space="preserve"> https://www.statepress.com/article/2026/03/asu-fees</w:delText>
        </w:r>
      </w:del>
      <w:ins w:id="1000" w:author="Claude" w:date="2026-06-25T19:30:00Z">
        <w:r>
          <w:t xml:space="preserve"> </w:t>
        </w:r>
        <w:hyperlink r:id="rId1">
          <w:r>
            <w:rPr>
              <w:rStyle w:val="Hyperlink"/>
            </w:rPr>
            <w:t xml:space="preserve">State Press article, March 27, 2026,</w:t>
          </w:r>
        </w:hyperlink>
        <w:r>
          <w:t xml:space="preserve"> p. 1, third paragraph: "The proposal is for 25 new graduate program fees and two increases to graduate program fees. Also included is a new annual undergraduate and graduate provost advanced technology fee of $200, which, according to the committee book for the meeting, is 'to provide students access to artificial intelligence tools and platforms and other technologies.'"</w:t>
        </w:r>
      </w:ins>
    </w:p>
  </w:footnote>
  <w:footnote w:id="2">
    <w:p>
      <w:pPr>
        <w:pStyle w:val="FootnoteText"/>
      </w:pPr>
      <w:r>
        <w:rPr>
          <w:rStyle w:val="FootnoteReference"/>
          <w:vertAlign w:val="superscript"/>
        </w:rPr>
        <w:footnoteRef/>
      </w:r>
      <w:ins w:id="1001" w:author="Claude" w:date="2026-06-25T19:30:00Z">
        <w:r>
          <w:t xml:space="preserve"> </w:t>
        </w:r>
        <w:hyperlink r:id="rId2">
          <w:r>
            <w:rPr>
              <w:rStyle w:val="Hyperlink"/>
            </w:rPr>
            <w:t xml:space="preserve">untitled, 2026-06-25, p. 1 of PDF,</w:t>
          </w:r>
        </w:hyperlink>
        <w:r>
          <w:t xml:space="preserve"> paragraph 1: "The proposal is for 25 new graduate program fees and two increases to graduate program fees. Also included is a new annual undergraduate and graduate provost advanced technology fee of $200, which, according to the committee book for the meeting, is 'to provide students access to artificial intelligence tools and platforms and other technologies.'"</w:t>
        </w:r>
      </w:ins>
    </w:p>
  </w:footnote>
  <w:footnote w:id="3">
    <w:p>
      <w:pPr>
        <w:pStyle w:val="FootnoteText"/>
      </w:pPr>
      <w:r>
        <w:rPr>
          <w:rStyle w:val="FootnoteReference"/>
          <w:vertAlign w:val="superscript"/>
        </w:rPr>
        <w:footnoteRef/>
      </w:r>
      <w:ins w:id="1003" w:author="Claude" w:date="2026-06-25T19:30:00Z">
        <w:r>
          <w:t xml:space="preserve"> </w:t>
        </w:r>
        <w:hyperlink r:id="rId3">
          <w:r>
            <w:rPr>
              <w:rStyle w:val="Hyperlink"/>
            </w:rPr>
            <w:t xml:space="preserve">untitled, 2026-06-25, p. 1 of PDF,</w:t>
          </w:r>
        </w:hyperlink>
        <w:r>
          <w:t xml:space="preserve"> paragraph 1: "State Press — March 27, 2026. ASU's budget proposal encapsulates academic fee proposals not previously approved by the board, new program and college fees, changes to existing fees and increases to tuition and fees greater than the maximum tuition range set by the board, according to the committee book for the meeting."</w:t>
        </w:r>
      </w:ins>
    </w:p>
  </w:footnote>
  <w:footnote w:id="4">
    <w:p>
      <w:pPr>
        <w:pStyle w:val="FootnoteText"/>
      </w:pPr>
      <w:r>
        <w:rPr>
          <w:rStyle w:val="FootnoteReference"/>
          <w:vertAlign w:val="superscript"/>
        </w:rPr>
        <w:footnoteRef/>
      </w:r>
      <w:ins w:id="1005" w:author="Claude" w:date="2026-06-25T19:30:00Z">
        <w:r>
          <w:t xml:space="preserve"> </w:t>
        </w:r>
        <w:hyperlink r:id="rId4">
          <w:r>
            <w:rPr>
              <w:rStyle w:val="Hyperlink"/>
            </w:rPr>
            <w:t xml:space="preserve">untitled, 2026-06-25, p. 1 of PDF,</w:t>
          </w:r>
        </w:hyperlink>
        <w:r>
          <w:t xml:space="preserve"> paragraph 1: "ASU's budget proposal encapsulates academic fee proposals not previously approved by the board, new program and college fees, changes to existing fees and increases to tuition and fees greater than the maximum tuition range set by the board, according to the committee book for the meeting. The proposal is for 25 new graduate program fees and two increases to graduate program fees."</w:t>
        </w:r>
      </w:ins>
    </w:p>
  </w:footnote>
  <w:footnote w:id="5">
    <w:p>
      <w:pPr>
        <w:pStyle w:val="FootnoteText"/>
      </w:pPr>
      <w:r>
        <w:rPr>
          <w:rStyle w:val="FootnoteReference"/>
          <w:vertAlign w:val="superscript"/>
        </w:rPr>
        <w:footnoteRef/>
      </w:r>
      <w:ins w:id="1007" w:author="Claude" w:date="2026-06-25T19:30:00Z">
        <w:r>
          <w:t xml:space="preserve"> ⟨NEEDS SOURCE: Critics have called the move the largest fee hike in recent ASU history.⟩</w:t>
        </w:r>
      </w:ins>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comments" Target="comments.xml"/></Relationships>
</file>

<file path=word/_rels/footnotes.xml.rels><?xml version='1.0' encoding='UTF-8' standalone='yes'?>
<Relationships xmlns="http://schemas.openxmlformats.org/package/2006/relationships"><Relationship Id="rId1" Type="http://schemas.openxmlformats.org/officeDocument/2006/relationships/hyperlink" Target="https://www.statepress.com/article/2026/03/asu-fees" TargetMode="External"/><Relationship Id="rId2" Type="http://schemas.openxmlformats.org/officeDocument/2006/relationships/hyperlink" Target="assets/example_sources/state_press_2026_03_27.pdf" TargetMode="External"/><Relationship Id="rId3" Type="http://schemas.openxmlformats.org/officeDocument/2006/relationships/hyperlink" Target="assets/example_sources/state_press_2026_03_27.pdf" TargetMode="External"/><Relationship Id="rId4" Type="http://schemas.openxmlformats.org/officeDocument/2006/relationships/hyperlink" Target="assets/example_sources/state_press_2026_03_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