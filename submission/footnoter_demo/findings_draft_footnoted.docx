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Lobbyist money pools around Congress's gatekeepers</w:t>
      </w:r>
    </w:p>
    <w:p>
      <w:r>
        <w:t>In 2025, contributions reported by registered federal lobbyists concentrated on the members of Congress who decide whether legislation moves. Rep. Brett Guthrie of Kentucky was the top recipient, with $694,295 from 177 distinct lobbying registrants. Guthrie chairs the House Committee on Energy and Commerce.</w:t>
      </w:r>
      <w:ins w:id="1001" w:author="investigative-desk (footnoter)" w:date="2026-07-13T03:21:50Z">
        <w:r>
          <w:rPr>
            <w:rStyle w:val="FootnoteReference"/>
            <w:vertAlign w:val="superscript"/>
          </w:rPr>
          <w:footnoteReference w:id="1"/>
        </w:r>
      </w:ins>
      <w:ins w:id="1003" w:author="investigative-desk (footnoter)" w:date="2026-07-13T03:21:50Z">
        <w:r>
          <w:rPr>
            <w:rStyle w:val="FootnoteReference"/>
            <w:vertAlign w:val="superscript"/>
          </w:rPr>
          <w:footnoteReference w:id="2"/>
        </w:r>
      </w:ins>
      <w:ins w:id="1005" w:author="investigative-desk (footnoter)" w:date="2026-07-13T03:21:50Z">
        <w:r>
          <w:rPr>
            <w:rStyle w:val="FootnoteReference"/>
            <w:vertAlign w:val="superscript"/>
          </w:rPr>
          <w:footnoteReference w:id="3"/>
        </w:r>
      </w:ins>
    </w:p>
    <w:p>
      <w:r>
        <w:t>The pattern holds down the leaderboard. Rep. Jason Smith of Missouri, who chairs Ways and Means, received $674,775 from lobbyist filers. Sen. Mark Warner of Virginia received $632,009. For the money-committee chairs, lobbyist contributions amounted to roughly 17 percent of Guthrie's entire campaign haul for the 2026 cycle.</w:t>
      </w:r>
      <w:ins w:id="1007" w:author="investigative-desk (footnoter)" w:date="2026-07-13T03:21:50Z">
        <w:r>
          <w:rPr>
            <w:rStyle w:val="FootnoteReference"/>
            <w:vertAlign w:val="superscript"/>
          </w:rPr>
          <w:footnoteReference w:id="4"/>
        </w:r>
      </w:ins>
      <w:ins w:id="1009" w:author="investigative-desk (footnoter)" w:date="2026-07-13T03:21:50Z">
        <w:r>
          <w:rPr>
            <w:rStyle w:val="FootnoteReference"/>
            <w:vertAlign w:val="superscript"/>
          </w:rPr>
          <w:footnoteReference w:id="5"/>
        </w:r>
      </w:ins>
      <w:ins w:id="1011" w:author="investigative-desk (footnoter)" w:date="2026-07-13T03:21:50Z">
        <w:r>
          <w:rPr>
            <w:rStyle w:val="FootnoteReference"/>
            <w:vertAlign w:val="superscript"/>
          </w:rPr>
          <w:footnoteReference w:id="6"/>
        </w:r>
      </w:ins>
    </w:p>
    <w:p>
      <w:r>
        <w:t>The disclosure system itself has no gatekeeper. The largest 2025 lobbying client by reported income is fictional: a Delaware filer calling itself the State of Loc Nation claimed $20,000,000 of lobbying income per quarter, $80 million for the year after amendment-aware de-duplication. One amended first-quarter filing was posted by Rev. Dr. Christina L. Clement on behalf of the LOC Community Association.</w:t>
      </w:r>
      <w:ins w:id="1013" w:author="investigative-desk (footnoter)" w:date="2026-07-13T03:21:50Z">
        <w:r>
          <w:rPr>
            <w:rStyle w:val="FootnoteReference"/>
            <w:vertAlign w:val="superscript"/>
          </w:rPr>
          <w:footnoteReference w:id="7"/>
        </w:r>
      </w:ins>
      <w:ins w:id="1015" w:author="investigative-desk (footnoter)" w:date="2026-07-13T03:21:50Z">
        <w:r>
          <w:rPr>
            <w:rStyle w:val="FootnoteReference"/>
            <w:vertAlign w:val="superscript"/>
          </w:rPr>
          <w:footnoteReference w:id="8"/>
        </w:r>
      </w:ins>
    </w:p>
    <w:p>
      <w:commentRangeStart w:id="2"/>
      <w:commentRangeStart w:id="1"/>
      <w:r>
        <w:t>Foreign companies under U.S. scrutiny also ramped their lobbying. Tencent's reported lobbying income reached $4.04 million in 2025, roughly five times its level from a year earlier. The Department of Defense added Tencent to its list of Chinese military companies in January 2025.</w:t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ins w:id="1017" w:author="investigative-desk (footnoter)" w:date="2026-07-13T03:21:50Z">
        <w:r>
          <w:rPr>
            <w:rStyle w:val="FootnoteReference"/>
            <w:vertAlign w:val="superscript"/>
          </w:rPr>
          <w:footnoteReference w:id="9"/>
        </w:r>
      </w:ins>
      <w:ins w:id="1019" w:author="investigative-desk (footnoter)" w:date="2026-07-13T03:21:50Z">
        <w:r>
          <w:rPr>
            <w:rStyle w:val="FootnoteReference"/>
            <w:vertAlign w:val="superscript"/>
          </w:rPr>
          <w:footnoteReference w:id="10"/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investigative-desk (footnoter)" w:date="2026-07-13T03:21:50Z" w:initials="I(">
    <w:p>
      <w:r>
        <w:t xml:space="preserve">[No source found] Searched the six pipeline source extracts — the DoD 'Chinese military companies' listing is real-world context, not a corpus fact. Cite the Federal Register notice (90 FR 331, Jan. 6, 2025) or DoD's published 1260H list before publication.</w:t>
      </w:r>
    </w:p>
  </w:comment>
  <w:comment w:id="2" w:author="investigative-desk (footnoter)" w:date="2026-07-13T03:21:50Z" w:initials="I(">
    <w:p>
      <w:r>
        <w:t xml:space="preserve">[Possible out-of-context quoting] The $4.04M 2025 figure is verbatim in the engine output, but the 'roughly five times its level from a year earlier' multiplier is not in this extract (it only covers 2025). Re-run xref.py client TENCENT over 2024 or soften to 'sharply higher.'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vertAlign w:val="superscript"/>
        </w:rPr>
        <w:footnoteRef/>
      </w:r>
      <w:ins w:id="1000" w:author="investigative-desk (footnoter)" w:date="2026-07-13T03:21:50Z">
        <w:r>
          <w:t xml:space="preserve"> # Gatekeeper leaderboard — xref.py gatekeeper --filer lobbyist --year 2025 --top 12 (run 2026-07-12), 2026-07-12, paragraph 1: "</w:t>
        </w:r>
        <w:hyperlink r:id="rId1">
          <w:r>
            <w:rPr>
              <w:rStyle w:val="Hyperlink"/>
            </w:rPr>
            <w:t xml:space="preserve">"filter"</w:t>
          </w:r>
        </w:hyperlink>
        <w:r>
          <w:t xml:space="preserve">: {
    "year": 2025,
    "filer_type": "lobbyist"
  },
  "top_recipients": [
    {
      "name": "Brett Guthrie",
      "party": "R",
      "state": "KY",
      "chamber": "House",
      "bioguide": "G000558",
      "items": 404,
      "total": 694295.35,
      "distinct_registrants": 177"</w:t>
        </w:r>
      </w:ins>
    </w:p>
  </w:footnote>
  <w:footnote w:id="2">
    <w:p>
      <w:pPr>
        <w:pStyle w:val="FootnoteText"/>
      </w:pPr>
      <w:r>
        <w:rPr>
          <w:rStyle w:val="FootnoteReference"/>
          <w:vertAlign w:val="superscript"/>
        </w:rPr>
        <w:footnoteRef/>
      </w:r>
      <w:ins w:id="1002" w:author="investigative-desk (footnoter)" w:date="2026-07-13T03:21:50Z">
        <w:r>
          <w:t xml:space="preserve"> # Gatekeeper leaderboard — xref.py gatekeeper --filer lobbyist --year 2025 --top 12 (run 2026-07-12), 2026-07-12, paragraph 1: ""name": </w:t>
        </w:r>
        <w:hyperlink r:id="rId2">
          <w:r>
            <w:rPr>
              <w:rStyle w:val="Hyperlink"/>
            </w:rPr>
            <w:t xml:space="preserve">"Brett Guthrie"</w:t>
          </w:r>
        </w:hyperlink>
        <w:r>
          <w:t xml:space="preserve">,
      "party": "R",
      "state": "KY",
      "chamber": "House",
      "bioguide": "G000558",
      "items": 404,
      "total": 694295.35,
      "distinct_registrants": 177"</w:t>
        </w:r>
      </w:ins>
    </w:p>
  </w:footnote>
  <w:footnote w:id="3">
    <w:p>
      <w:pPr>
        <w:pStyle w:val="FootnoteText"/>
      </w:pPr>
      <w:r>
        <w:rPr>
          <w:rStyle w:val="FootnoteReference"/>
          <w:vertAlign w:val="superscript"/>
        </w:rPr>
        <w:footnoteRef/>
      </w:r>
      <w:ins w:id="1004" w:author="investigative-desk (footnoter)" w:date="2026-07-13T03:21:50Z">
        <w:r>
          <w:t xml:space="preserve"> # Committee roles — connector.py committee G000558 (congress-legislators snapshot), 2026-07-12, paragraph 1: "</w:t>
        </w:r>
        <w:hyperlink r:id="rId3">
          <w:r>
            <w:rPr>
              <w:rStyle w:val="Hyperlink"/>
            </w:rPr>
            <w:t xml:space="preserve">"bioguide"</w:t>
          </w:r>
        </w:hyperlink>
        <w:r>
          <w:t xml:space="preserve">: "G000558",
  "name": "Brett Guthrie",
  "roles": [
    {
      "committee": "House Committee on Energy and Commerce",
      "committee_id": "HSIF",
      "title": "Chair",
      "rank": 1
    }
  ],
  "chamber": "House",
  "fec_ids": [
    "H8KY02031"
  ],
  "party": "R",
  "state": "KY",
  "gatekeeper_tags": [
    "CHAIR House Committee on Energy and Commerce""</w:t>
        </w:r>
      </w:ins>
    </w:p>
  </w:footnote>
  <w:footnote w:id="4">
    <w:p>
      <w:pPr>
        <w:pStyle w:val="FootnoteText"/>
      </w:pPr>
      <w:r>
        <w:rPr>
          <w:rStyle w:val="FootnoteReference"/>
          <w:vertAlign w:val="superscript"/>
        </w:rPr>
        <w:footnoteRef/>
      </w:r>
      <w:ins w:id="1006" w:author="investigative-desk (footnoter)" w:date="2026-07-13T03:21:50Z">
        <w:r>
          <w:t xml:space="preserve"> # Gatekeeper leaderboard — xref.py gatekeeper --filer lobbyist --year 2025 --top 12 (run 2026-07-12), 2026-07-12, paragraph 1: ""name": </w:t>
        </w:r>
        <w:hyperlink r:id="rId4">
          <w:r>
            <w:rPr>
              <w:rStyle w:val="Hyperlink"/>
            </w:rPr>
            <w:t xml:space="preserve">"Jason Smith"</w:t>
          </w:r>
        </w:hyperlink>
        <w:r>
          <w:t xml:space="preserve">,
      "party": "R",
      "state": "MO",
      "chamber": "House",
      "bioguide": "S001195",
      "items": 314,
      "total": 674775.0,
      "distinct_registrants": 119"</w:t>
        </w:r>
      </w:ins>
    </w:p>
  </w:footnote>
  <w:footnote w:id="5">
    <w:p>
      <w:pPr>
        <w:pStyle w:val="FootnoteText"/>
      </w:pPr>
      <w:r>
        <w:rPr>
          <w:rStyle w:val="FootnoteReference"/>
          <w:vertAlign w:val="superscript"/>
        </w:rPr>
        <w:footnoteRef/>
      </w:r>
      <w:ins w:id="1008" w:author="investigative-desk (footnoter)" w:date="2026-07-13T03:21:50Z">
        <w:r>
          <w:t xml:space="preserve"> # Gatekeeper leaderboard — xref.py gatekeeper --filer lobbyist --year 2025 --top 12 (run 2026-07-12), 2026-07-12, paragraph 1: ""name": </w:t>
        </w:r>
        <w:hyperlink r:id="rId5">
          <w:r>
            <w:rPr>
              <w:rStyle w:val="Hyperlink"/>
            </w:rPr>
            <w:t xml:space="preserve">"Mark R. Warner"</w:t>
          </w:r>
        </w:hyperlink>
        <w:r>
          <w:t xml:space="preserve">,
      "party": "D",
      "state": "VA",
      "chamber": "Senate",
      "bioguide": "W000805",
      "items": 448,
      "total": 632009.0,
      "distinct_registrants": 164"</w:t>
        </w:r>
      </w:ins>
    </w:p>
  </w:footnote>
  <w:footnote w:id="6">
    <w:p>
      <w:pPr>
        <w:pStyle w:val="FootnoteText"/>
      </w:pPr>
      <w:r>
        <w:rPr>
          <w:rStyle w:val="FootnoteReference"/>
          <w:vertAlign w:val="superscript"/>
        </w:rPr>
        <w:footnoteRef/>
      </w:r>
      <w:ins w:id="1010" w:author="investigative-desk (footnoter)" w:date="2026-07-13T03:21:50Z">
        <w:r>
          <w:t xml:space="preserve"> # FEC receipts denominator — connector.py enrich-finance --year 2025 --filer lobbyist --top 12 (shipped snapshot), 2026-07-12, paragraph 1: ""name": </w:t>
        </w:r>
        <w:hyperlink r:id="rId6">
          <w:r>
            <w:rPr>
              <w:rStyle w:val="Hyperlink"/>
            </w:rPr>
            <w:t xml:space="preserve">"Brett Guthrie"</w:t>
          </w:r>
        </w:hyperlink>
        <w:r>
          <w:t xml:space="preserve">,
      "chamber": "House",
      "ld203_lobbyist_$": 694295.35,
      "fec_receipts": 4193324.77,
      "fec_cycle": 2026,
      "lobbyist_share_of_receipts": 0.1656,
      "fec_id": "H8KY02031""</w:t>
        </w:r>
      </w:ins>
    </w:p>
  </w:footnote>
  <w:footnote w:id="7">
    <w:p>
      <w:pPr>
        <w:pStyle w:val="FootnoteText"/>
      </w:pPr>
      <w:r>
        <w:rPr>
          <w:rStyle w:val="FootnoteReference"/>
          <w:vertAlign w:val="superscript"/>
        </w:rPr>
        <w:footnoteRef/>
      </w:r>
      <w:ins w:id="1012" w:author="investigative-desk (footnoter)" w:date="2026-07-13T03:21:50Z">
        <w:r>
          <w:t xml:space="preserve"> # Anomaly scan — xref.py anomaly --year 2025 --factor 5 (run 2026-07-12), 2026-07-12, paragraph 1: ""dedup": </w:t>
        </w:r>
        <w:hyperlink r:id="rId7">
          <w:r>
            <w:rPr>
              <w:rStyle w:val="Hyperlink"/>
            </w:rPr>
            <w:t xml:space="preserve">"amendment-aware (latest filing per registrant/client/period)"</w:t>
          </w:r>
        </w:hyperlink>
        <w:r>
          <w:t xml:space="preserve">,
  "top_clients_by_income": [
    {
      "client_name": "STATE OF LOC NATION GLOBAL PUBLIC BENEFIT CORPORATION",
      "periods": 4,
      "income": 80000000.0,
      "registrants": 1,
      "x_over_next": 15.6"</w:t>
        </w:r>
      </w:ins>
    </w:p>
  </w:footnote>
  <w:footnote w:id="8">
    <w:p>
      <w:pPr>
        <w:pStyle w:val="FootnoteText"/>
      </w:pPr>
      <w:r>
        <w:rPr>
          <w:rStyle w:val="FootnoteReference"/>
          <w:vertAlign w:val="superscript"/>
        </w:rPr>
        <w:footnoteRef/>
      </w:r>
      <w:ins w:id="1014" w:author="investigative-desk (footnoter)" w:date="2026-07-13T03:21:50Z">
        <w:r>
          <w:t xml:space="preserve"> {, 2026-07-12, paragraph 1: "</w:t>
        </w:r>
        <w:hyperlink r:id="rId8">
          <w:r>
            <w:rPr>
              <w:rStyle w:val="Hyperlink"/>
            </w:rPr>
            <w:t xml:space="preserve">"filing_type_display"</w:t>
          </w:r>
        </w:hyperlink>
        <w:r>
          <w:t xml:space="preserve">: "1st Quarter - Amendment",
  "filing_year": 2025,
  "filing_period": "first_quarter",
  "filing_period_display": "1st Quarter (Jan 1 - Mar 31)",
  "filing_document_url": "https://lda.senate.gov/filings/public/filing/4d5b1cb0-0971-43b8-958b-d260e2be8af1/print/",
  "filing_document_content_type": "text/html",
  "income": "20000000.00",
  "expenses": null,
  "expenses_method": null,
  "expenses_method_display": null,
  "posted_by_name": "REV DR CHRISTINA L CLEMENT" ... "name": "LOC COMMUNITY ASSOCIATION""</w:t>
        </w:r>
      </w:ins>
    </w:p>
  </w:footnote>
  <w:footnote w:id="9">
    <w:p>
      <w:pPr>
        <w:pStyle w:val="FootnoteText"/>
      </w:pPr>
      <w:r>
        <w:rPr>
          <w:rStyle w:val="FootnoteReference"/>
          <w:vertAlign w:val="superscript"/>
        </w:rPr>
        <w:footnoteRef/>
      </w:r>
      <w:ins w:id="1016" w:author="investigative-desk (footnoter)" w:date="2026-07-13T03:21:50Z">
        <w:r>
          <w:t xml:space="preserve"> # Tencent client footprint — xref.py client TENCENT (run 2026-07-12), 2026-07-12, paragraph 1: "</w:t>
        </w:r>
        <w:hyperlink r:id="rId9">
          <w:r>
            <w:rPr>
              <w:rStyle w:val="Hyperlink"/>
            </w:rPr>
            <w:t xml:space="preserve">"senate_by_year"</w:t>
          </w:r>
        </w:hyperlink>
        <w:r>
          <w:t xml:space="preserve">: [
    {
      "year": 2025,
      "filings": 24,
      "income": 4040000.0,
      "registrants": 6"</w:t>
        </w:r>
      </w:ins>
    </w:p>
  </w:footnote>
  <w:footnote w:id="10">
    <w:p>
      <w:pPr>
        <w:pStyle w:val="FootnoteText"/>
      </w:pPr>
      <w:r>
        <w:rPr>
          <w:rStyle w:val="FootnoteReference"/>
          <w:vertAlign w:val="superscript"/>
        </w:rPr>
        <w:footnoteRef/>
      </w:r>
      <w:ins w:id="1018" w:author="investigative-desk (footnoter)" w:date="2026-07-13T03:21:50Z">
        <w:r>
          <w:t xml:space="preserve"> ⟨NEEDS SOURCE: The Department of Defense added Tencent to its list of Chinese military companies in January 2025.⟩</w:t>
        </w:r>
      </w:ins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comments" Target="comment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sources/gatekeeper_leaderboard_2025.txt" TargetMode="External"/><Relationship Id="rId2" Type="http://schemas.openxmlformats.org/officeDocument/2006/relationships/hyperlink" Target="sources/gatekeeper_leaderboard_2025.txt" TargetMode="External"/><Relationship Id="rId3" Type="http://schemas.openxmlformats.org/officeDocument/2006/relationships/hyperlink" Target="sources/guthrie_committee_roles.txt" TargetMode="External"/><Relationship Id="rId4" Type="http://schemas.openxmlformats.org/officeDocument/2006/relationships/hyperlink" Target="sources/gatekeeper_leaderboard_2025.txt" TargetMode="External"/><Relationship Id="rId5" Type="http://schemas.openxmlformats.org/officeDocument/2006/relationships/hyperlink" Target="sources/gatekeeper_leaderboard_2025.txt" TargetMode="External"/><Relationship Id="rId6" Type="http://schemas.openxmlformats.org/officeDocument/2006/relationships/hyperlink" Target="sources/fec_denominator_top12.txt" TargetMode="External"/><Relationship Id="rId7" Type="http://schemas.openxmlformats.org/officeDocument/2006/relationships/hyperlink" Target="sources/anomaly_scan_2025.txt" TargetMode="External"/><Relationship Id="rId8" Type="http://schemas.openxmlformats.org/officeDocument/2006/relationships/hyperlink" Target="sources/loc_nation_filing_record.txt" TargetMode="External"/><Relationship Id="rId9" Type="http://schemas.openxmlformats.org/officeDocument/2006/relationships/hyperlink" Target="sources/tencent_client_footprint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